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120" w:line="24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HỢP ĐỒNG DỊCH VỤ MÔI GIỚI </w:t>
      </w:r>
    </w:p>
    <w:p w:rsidR="00000000" w:rsidDel="00000000" w:rsidP="00000000" w:rsidRDefault="00000000" w:rsidRPr="00000000" w14:paraId="00000002">
      <w:pPr>
        <w:widowControl w:val="0"/>
        <w:spacing w:after="100" w:before="100" w:line="240" w:lineRule="auto"/>
        <w:ind w:right="-11"/>
        <w:jc w:val="both"/>
        <w:rPr>
          <w:rFonts w:ascii="Arial" w:cs="Arial" w:eastAsia="Arial" w:hAnsi="Arial"/>
          <w:color w:val="000000"/>
        </w:rPr>
      </w:pPr>
      <w:r w:rsidDel="00000000" w:rsidR="00000000" w:rsidRPr="00000000">
        <w:rPr>
          <w:rFonts w:ascii="Arial" w:cs="Arial" w:eastAsia="Arial" w:hAnsi="Arial"/>
          <w:color w:val="000000"/>
          <w:rtl w:val="0"/>
        </w:rPr>
        <w:t xml:space="preserve">Hợp Đồng Dịch Vụ Môi Giới này (gọi tắt là “Hợp Đồng”) được lập và có hiệu lực từ ngày </w:t>
      </w:r>
      <w:r w:rsidDel="00000000" w:rsidR="00000000" w:rsidRPr="00000000">
        <w:rPr>
          <w:rFonts w:ascii="Arial" w:cs="Arial" w:eastAsia="Arial" w:hAnsi="Arial"/>
          <w:color w:val="000000"/>
          <w:highlight w:val="yellow"/>
          <w:rtl w:val="0"/>
        </w:rPr>
        <w:t xml:space="preserve">__</w:t>
      </w:r>
      <w:r w:rsidDel="00000000" w:rsidR="00000000" w:rsidRPr="00000000">
        <w:rPr>
          <w:rFonts w:ascii="Arial" w:cs="Arial" w:eastAsia="Arial" w:hAnsi="Arial"/>
          <w:color w:val="000000"/>
          <w:rtl w:val="0"/>
        </w:rPr>
        <w:t xml:space="preserve"> tháng </w:t>
      </w:r>
      <w:r w:rsidDel="00000000" w:rsidR="00000000" w:rsidRPr="00000000">
        <w:rPr>
          <w:rFonts w:ascii="Arial" w:cs="Arial" w:eastAsia="Arial" w:hAnsi="Arial"/>
          <w:color w:val="000000"/>
          <w:highlight w:val="yellow"/>
          <w:rtl w:val="0"/>
        </w:rPr>
        <w:t xml:space="preserve">__</w:t>
      </w:r>
      <w:r w:rsidDel="00000000" w:rsidR="00000000" w:rsidRPr="00000000">
        <w:rPr>
          <w:rFonts w:ascii="Arial" w:cs="Arial" w:eastAsia="Arial" w:hAnsi="Arial"/>
          <w:color w:val="000000"/>
          <w:rtl w:val="0"/>
        </w:rPr>
        <w:t xml:space="preserve"> năm 2020 (“Ngày Hiệu Lực”) giữa Các Bên dưới đây:</w:t>
      </w:r>
    </w:p>
    <w:p w:rsidR="00000000" w:rsidDel="00000000" w:rsidP="00000000" w:rsidRDefault="00000000" w:rsidRPr="00000000" w14:paraId="00000003">
      <w:pPr>
        <w:tabs>
          <w:tab w:val="left" w:leader="none" w:pos="720"/>
        </w:tabs>
        <w:spacing w:after="100" w:before="10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CÔNG TY </w:t>
        <w:tab/>
        <w:t xml:space="preserve">: CÔNG TY TNHH aBC</w:t>
      </w:r>
      <w:r w:rsidDel="00000000" w:rsidR="00000000" w:rsidRPr="00000000">
        <w:rPr>
          <w:rtl w:val="0"/>
        </w:rPr>
      </w:r>
    </w:p>
    <w:p w:rsidR="00000000" w:rsidDel="00000000" w:rsidP="00000000" w:rsidRDefault="00000000" w:rsidRPr="00000000" w14:paraId="00000004">
      <w:pPr>
        <w:tabs>
          <w:tab w:val="left" w:leader="none" w:pos="720"/>
          <w:tab w:val="left" w:leader="none" w:pos="381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Mã số thuế      : 03xxxx</w:t>
        <w:tab/>
      </w:r>
    </w:p>
    <w:p w:rsidR="00000000" w:rsidDel="00000000" w:rsidP="00000000" w:rsidRDefault="00000000" w:rsidRPr="00000000" w14:paraId="00000005">
      <w:pPr>
        <w:tabs>
          <w:tab w:val="left" w:leader="none" w:pos="1418"/>
          <w:tab w:val="left" w:leader="none" w:pos="963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Địa chỉ trụ sở</w:t>
        <w:tab/>
        <w:t xml:space="preserve">: xxxxxxxx, Thành phố Hồ Chí Minh, Việt Nam</w:t>
      </w:r>
    </w:p>
    <w:p w:rsidR="00000000" w:rsidDel="00000000" w:rsidP="00000000" w:rsidRDefault="00000000" w:rsidRPr="00000000" w14:paraId="00000006">
      <w:pPr>
        <w:tabs>
          <w:tab w:val="left" w:leader="none" w:pos="4253"/>
          <w:tab w:val="left" w:leader="none" w:pos="963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Người đại diện: xxxxx</w:t>
        <w:tab/>
        <w:t xml:space="preserve">Chức vụ: Giám đốc</w:t>
      </w:r>
    </w:p>
    <w:p w:rsidR="00000000" w:rsidDel="00000000" w:rsidP="00000000" w:rsidRDefault="00000000" w:rsidRPr="00000000" w14:paraId="00000007">
      <w:pPr>
        <w:tabs>
          <w:tab w:val="left" w:leader="none" w:pos="270"/>
          <w:tab w:val="left" w:leader="none" w:pos="360"/>
          <w:tab w:val="left" w:leader="none" w:pos="1440"/>
          <w:tab w:val="left" w:leader="none" w:pos="153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Email</w:t>
        <w:tab/>
        <w:t xml:space="preserve">: _________________</w:t>
        <w:tab/>
        <w:t xml:space="preserve">Số điện thoại: _______________</w:t>
      </w:r>
    </w:p>
    <w:p w:rsidR="00000000" w:rsidDel="00000000" w:rsidP="00000000" w:rsidRDefault="00000000" w:rsidRPr="00000000" w14:paraId="00000008">
      <w:pPr>
        <w:tabs>
          <w:tab w:val="left" w:leader="none" w:pos="36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Số Tài khoản</w:t>
        <w:tab/>
        <w:t xml:space="preserve">: _____________ </w:t>
        <w:tab/>
        <w:t xml:space="preserve">- Ngân hàng: ______________________ </w:t>
      </w:r>
    </w:p>
    <w:p w:rsidR="00000000" w:rsidDel="00000000" w:rsidP="00000000" w:rsidRDefault="00000000" w:rsidRPr="00000000" w14:paraId="00000009">
      <w:pPr>
        <w:tabs>
          <w:tab w:val="left" w:leader="none" w:pos="36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(Sau đây gọi tắt là “DDDD”)</w:t>
      </w:r>
    </w:p>
    <w:p w:rsidR="00000000" w:rsidDel="00000000" w:rsidP="00000000" w:rsidRDefault="00000000" w:rsidRPr="00000000" w14:paraId="0000000A">
      <w:pPr>
        <w:widowControl w:val="0"/>
        <w:spacing w:after="100" w:before="100" w:line="240" w:lineRule="auto"/>
        <w:ind w:right="-1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VÀ</w:t>
      </w:r>
    </w:p>
    <w:p w:rsidR="00000000" w:rsidDel="00000000" w:rsidP="00000000" w:rsidRDefault="00000000" w:rsidRPr="00000000" w14:paraId="0000000B">
      <w:pPr>
        <w:tabs>
          <w:tab w:val="left" w:leader="none" w:pos="720"/>
        </w:tabs>
        <w:spacing w:after="100" w:before="10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CÁ NHÂN</w:t>
        <w:tab/>
        <w:t xml:space="preserve">: ____________________________________ </w:t>
      </w:r>
      <w:r w:rsidDel="00000000" w:rsidR="00000000" w:rsidRPr="00000000">
        <w:rPr>
          <w:rtl w:val="0"/>
        </w:rPr>
      </w:r>
    </w:p>
    <w:p w:rsidR="00000000" w:rsidDel="00000000" w:rsidP="00000000" w:rsidRDefault="00000000" w:rsidRPr="00000000" w14:paraId="0000000C">
      <w:pPr>
        <w:tabs>
          <w:tab w:val="left" w:leader="none" w:pos="1418"/>
          <w:tab w:val="left" w:leader="none" w:pos="963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CMND/CCCD/Hộ chiếu số: _____________   Ngày cấp : ___________ Nơi cấp: _______________</w:t>
      </w:r>
    </w:p>
    <w:p w:rsidR="00000000" w:rsidDel="00000000" w:rsidP="00000000" w:rsidRDefault="00000000" w:rsidRPr="00000000" w14:paraId="0000000D">
      <w:pPr>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Địa chỉ</w:t>
        <w:tab/>
        <w:tab/>
        <w:t xml:space="preserve">: _________________________________________________</w:t>
      </w:r>
    </w:p>
    <w:p w:rsidR="00000000" w:rsidDel="00000000" w:rsidP="00000000" w:rsidRDefault="00000000" w:rsidRPr="00000000" w14:paraId="0000000E">
      <w:pPr>
        <w:tabs>
          <w:tab w:val="left" w:leader="none" w:pos="270"/>
          <w:tab w:val="left" w:leader="none" w:pos="360"/>
          <w:tab w:val="left" w:leader="none" w:pos="1440"/>
          <w:tab w:val="left" w:leader="none" w:pos="153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Email</w:t>
        <w:tab/>
        <w:t xml:space="preserve">: _________________</w:t>
        <w:tab/>
        <w:t xml:space="preserve">Số điện thoại: _______________</w:t>
      </w:r>
    </w:p>
    <w:p w:rsidR="00000000" w:rsidDel="00000000" w:rsidP="00000000" w:rsidRDefault="00000000" w:rsidRPr="00000000" w14:paraId="0000000F">
      <w:pPr>
        <w:tabs>
          <w:tab w:val="left" w:leader="none" w:pos="36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Số Tài khoản</w:t>
        <w:tab/>
        <w:t xml:space="preserve">: _____________ </w:t>
        <w:tab/>
        <w:t xml:space="preserve">- Ngân hàng: ______________________ </w:t>
      </w:r>
    </w:p>
    <w:p w:rsidR="00000000" w:rsidDel="00000000" w:rsidP="00000000" w:rsidRDefault="00000000" w:rsidRPr="00000000" w14:paraId="00000010">
      <w:pPr>
        <w:tabs>
          <w:tab w:val="left" w:leader="none" w:pos="360"/>
        </w:tabs>
        <w:spacing w:after="10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(Sau đây gọi tắt là “Đối Tác”)</w:t>
      </w:r>
    </w:p>
    <w:p w:rsidR="00000000" w:rsidDel="00000000" w:rsidP="00000000" w:rsidRDefault="00000000" w:rsidRPr="00000000" w14:paraId="00000011">
      <w:pPr>
        <w:tabs>
          <w:tab w:val="left" w:leader="none" w:pos="360"/>
        </w:tabs>
        <w:spacing w:after="100" w:before="100" w:line="240" w:lineRule="auto"/>
        <w:jc w:val="both"/>
        <w:rPr>
          <w:rFonts w:ascii="Arial" w:cs="Arial" w:eastAsia="Arial" w:hAnsi="Arial"/>
          <w:b w:val="1"/>
          <w:color w:val="000000"/>
        </w:rPr>
      </w:pPr>
      <w:r w:rsidDel="00000000" w:rsidR="00000000" w:rsidRPr="00000000">
        <w:rPr>
          <w:rFonts w:ascii="Arial" w:cs="Arial" w:eastAsia="Arial" w:hAnsi="Arial"/>
          <w:color w:val="000000"/>
          <w:rtl w:val="0"/>
        </w:rPr>
        <w:t xml:space="preserve">Đối Tác và DDDD trong Hợp Đồng này khi gọi riêng là “Bên” và gọi chung là “Các Bên”.</w:t>
      </w:r>
      <w:r w:rsidDel="00000000" w:rsidR="00000000" w:rsidRPr="00000000">
        <w:rPr>
          <w:rtl w:val="0"/>
        </w:rPr>
      </w:r>
    </w:p>
    <w:p w:rsidR="00000000" w:rsidDel="00000000" w:rsidP="00000000" w:rsidRDefault="00000000" w:rsidRPr="00000000" w14:paraId="00000012">
      <w:pPr>
        <w:spacing w:after="100" w:before="100" w:line="240" w:lineRule="auto"/>
        <w:jc w:val="cente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XÉT RẰNG</w:t>
      </w:r>
    </w:p>
    <w:p w:rsidR="00000000" w:rsidDel="00000000" w:rsidP="00000000" w:rsidRDefault="00000000" w:rsidRPr="00000000" w14:paraId="00000013">
      <w:pPr>
        <w:numPr>
          <w:ilvl w:val="0"/>
          <w:numId w:val="14"/>
        </w:numPr>
        <w:spacing w:after="100" w:before="100" w:line="240" w:lineRule="auto"/>
        <w:ind w:left="993"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DDDD là một pháp nhân được thành lập và hoạt động hợp pháp theo pháp luật Việt Nam, hiện đang hoạt động trong lĩnh vực sản xuất và buôn bán các loại cà phê và các sản phẩm khác. DDDD mong muốn phát triển kinh doanh và nâng cao doanh số bán hàng và do đó, DDDD hiện có nhu cầu hợp tác với các cá nhân nhằm đẩy mạnh mảng kinh doanh và phát triển một cách hiệu quả. </w:t>
      </w:r>
    </w:p>
    <w:p w:rsidR="00000000" w:rsidDel="00000000" w:rsidP="00000000" w:rsidRDefault="00000000" w:rsidRPr="00000000" w14:paraId="00000014">
      <w:pPr>
        <w:numPr>
          <w:ilvl w:val="0"/>
          <w:numId w:val="14"/>
        </w:numPr>
        <w:spacing w:after="100" w:before="100" w:line="240" w:lineRule="auto"/>
        <w:ind w:left="993"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Đối Tác là cá nhân có đủ khả năng và mối quan hệ để thực hiện các công việc theo Hợp Đồng nhằm hợp tác và nâng cao </w:t>
      </w:r>
      <w:sdt>
        <w:sdtPr>
          <w:tag w:val="goog_rdk_0"/>
        </w:sdtPr>
        <w:sdtContent>
          <w:ins w:author="GIANG Nguyen" w:id="0" w:date="2023-05-08T08:53:33Z">
            <w:r w:rsidDel="00000000" w:rsidR="00000000" w:rsidRPr="00000000">
              <w:rPr>
                <w:rFonts w:ascii="Arial" w:cs="Arial" w:eastAsia="Arial" w:hAnsi="Arial"/>
                <w:color w:val="000000"/>
                <w:rtl w:val="0"/>
              </w:rPr>
              <w:t xml:space="preserve"> </w:t>
            </w:r>
          </w:ins>
        </w:sdtContent>
      </w:sdt>
      <w:r w:rsidDel="00000000" w:rsidR="00000000" w:rsidRPr="00000000">
        <w:rPr>
          <w:rFonts w:ascii="Arial" w:cs="Arial" w:eastAsia="Arial" w:hAnsi="Arial"/>
          <w:color w:val="000000"/>
          <w:rtl w:val="0"/>
        </w:rPr>
        <w:t xml:space="preserve">hiệu suất bán hàng của DDDD.</w:t>
      </w:r>
    </w:p>
    <w:p w:rsidR="00000000" w:rsidDel="00000000" w:rsidP="00000000" w:rsidRDefault="00000000" w:rsidRPr="00000000" w14:paraId="00000015">
      <w:pPr>
        <w:numPr>
          <w:ilvl w:val="0"/>
          <w:numId w:val="14"/>
        </w:numPr>
        <w:spacing w:after="240" w:before="100" w:line="240" w:lineRule="auto"/>
        <w:ind w:left="992"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DDDD và Đối Tác cùng đồng ý hợp tác dựa trên thế mạnh, khả năng và nguyện vọng của Các Bên theo các điều khoản, điều kiện nêu tại Hợp Đồng này. </w:t>
      </w:r>
    </w:p>
    <w:p w:rsidR="00000000" w:rsidDel="00000000" w:rsidP="00000000" w:rsidRDefault="00000000" w:rsidRPr="00000000" w14:paraId="00000016">
      <w:pPr>
        <w:spacing w:after="100" w:before="10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DO VẬY, </w:t>
      </w:r>
      <w:r w:rsidDel="00000000" w:rsidR="00000000" w:rsidRPr="00000000">
        <w:rPr>
          <w:rFonts w:ascii="Arial" w:cs="Arial" w:eastAsia="Arial" w:hAnsi="Arial"/>
          <w:color w:val="000000"/>
          <w:rtl w:val="0"/>
        </w:rPr>
        <w:t xml:space="preserve">Các Bên đồng ý ký kết Hợp Đồng với các điều khoản như sau:</w:t>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KHÁI QUÁT NỘI DUNG DỊCH VỤ</w:t>
      </w:r>
    </w:p>
    <w:tbl>
      <w:tblPr>
        <w:tblStyle w:val="Table1"/>
        <w:tblW w:w="9526.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258"/>
        <w:tblGridChange w:id="0">
          <w:tblGrid>
            <w:gridCol w:w="2268"/>
            <w:gridCol w:w="7258"/>
          </w:tblGrid>
        </w:tblGridChange>
      </w:tblGrid>
      <w:tr>
        <w:trPr>
          <w:cantSplit w:val="0"/>
          <w:tblHeader w:val="0"/>
        </w:trPr>
        <w:tc>
          <w:tcPr>
            <w:shd w:fill="222a35" w:val="clear"/>
            <w:vAlign w:val="center"/>
          </w:tcPr>
          <w:p w:rsidR="00000000" w:rsidDel="00000000" w:rsidP="00000000" w:rsidRDefault="00000000" w:rsidRPr="00000000" w14:paraId="00000018">
            <w:pPr>
              <w:spacing w:after="60" w:before="6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Điều khoản</w:t>
            </w:r>
          </w:p>
        </w:tc>
        <w:tc>
          <w:tcPr>
            <w:shd w:fill="222a35" w:val="clear"/>
            <w:vAlign w:val="center"/>
          </w:tcPr>
          <w:p w:rsidR="00000000" w:rsidDel="00000000" w:rsidP="00000000" w:rsidRDefault="00000000" w:rsidRPr="00000000" w14:paraId="00000019">
            <w:pPr>
              <w:spacing w:after="60" w:before="6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Nội dung</w:t>
            </w:r>
          </w:p>
        </w:tc>
      </w:tr>
      <w:tr>
        <w:trPr>
          <w:cantSplit w:val="0"/>
          <w:tblHeader w:val="0"/>
        </w:trPr>
        <w:tc>
          <w:tcPr>
            <w:shd w:fill="ffffff" w:val="clear"/>
            <w:vAlign w:val="center"/>
          </w:tcPr>
          <w:p w:rsidR="00000000" w:rsidDel="00000000" w:rsidP="00000000" w:rsidRDefault="00000000" w:rsidRPr="00000000" w14:paraId="0000001A">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Hình thức kinh doanh của DDDD</w:t>
            </w:r>
          </w:p>
        </w:tc>
        <w:tc>
          <w:tcPr>
            <w:shd w:fill="ffffff" w:val="clear"/>
            <w:vAlign w:val="center"/>
          </w:tcPr>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40" w:lineRule="auto"/>
              <w:ind w:left="353" w:right="0" w:hanging="35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Bán hàng offline truyền thống </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40" w:lineRule="auto"/>
              <w:ind w:left="353" w:right="0" w:hanging="353"/>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Bán hàng online thông qua website: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____________________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(Website)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Phạm vi công việc</w:t>
            </w:r>
          </w:p>
          <w:p w:rsidR="00000000" w:rsidDel="00000000" w:rsidP="00000000" w:rsidRDefault="00000000" w:rsidRPr="00000000" w14:paraId="0000001E">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(Dịch Vụ)</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4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sẽ thực hiện các công việc sau cho DDDD: </w:t>
            </w:r>
          </w:p>
          <w:p w:rsidR="00000000" w:rsidDel="00000000" w:rsidP="00000000" w:rsidRDefault="00000000" w:rsidRPr="00000000" w14:paraId="000000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42" w:right="0" w:hanging="27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Triển khai các hoạt động truyền thông, quảng bá giới thiệu sản phẩm do DDDD kinh doanh (“Sản Phẩm”), thương hiệu của DDDD theo nhiều hình thức khác nhau (trực tiếp, trực tuyến) đến khách hàng (“Khách Hàng”). </w:t>
            </w:r>
          </w:p>
          <w:p w:rsidR="00000000" w:rsidDel="00000000" w:rsidP="00000000" w:rsidRDefault="00000000" w:rsidRPr="00000000" w14:paraId="000000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42" w:right="0" w:hanging="27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Kết nối, môi giới, giới thiệu Khách Hàng với các Sản Phẩm nhằm đẩy mạnh hiệu quả hoạt động của DDDD. </w:t>
            </w:r>
          </w:p>
        </w:tc>
      </w:tr>
      <w:tr>
        <w:trPr>
          <w:cantSplit w:val="0"/>
          <w:tblHeader w:val="0"/>
        </w:trPr>
        <w:tc>
          <w:tcPr>
            <w:vAlign w:val="center"/>
          </w:tcPr>
          <w:p w:rsidR="00000000" w:rsidDel="00000000" w:rsidP="00000000" w:rsidRDefault="00000000" w:rsidRPr="00000000" w14:paraId="00000022">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Giao Dịch Thành Công</w:t>
            </w:r>
          </w:p>
        </w:tc>
        <w:tc>
          <w:tcPr/>
          <w:p w:rsidR="00000000" w:rsidDel="00000000" w:rsidP="00000000" w:rsidRDefault="00000000" w:rsidRPr="00000000" w14:paraId="00000023">
            <w:pPr>
              <w:spacing w:after="60" w:before="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Là giao dịch được xác nhận khi Khách Hàng đã hoàn tất nghĩa vụ thanh toán trên hệ thống theo dõi giao dịch/sổ sách của DDDD.</w:t>
            </w:r>
          </w:p>
          <w:p w:rsidR="00000000" w:rsidDel="00000000" w:rsidP="00000000" w:rsidRDefault="00000000" w:rsidRPr="00000000" w14:paraId="00000024">
            <w:pPr>
              <w:spacing w:after="60" w:before="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Giao Dịch Thành Công sẽ được xác nhận bởi DDDD.</w:t>
            </w:r>
          </w:p>
        </w:tc>
      </w:tr>
      <w:tr>
        <w:trPr>
          <w:cantSplit w:val="0"/>
          <w:tblHeader w:val="0"/>
        </w:trPr>
        <w:tc>
          <w:tcPr>
            <w:vAlign w:val="center"/>
          </w:tcPr>
          <w:p w:rsidR="00000000" w:rsidDel="00000000" w:rsidP="00000000" w:rsidRDefault="00000000" w:rsidRPr="00000000" w14:paraId="00000025">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Thù lao</w:t>
            </w:r>
          </w:p>
        </w:tc>
        <w:tc>
          <w:tcPr/>
          <w:p w:rsidR="00000000" w:rsidDel="00000000" w:rsidP="00000000" w:rsidRDefault="00000000" w:rsidRPr="00000000" w14:paraId="00000026">
            <w:pPr>
              <w:spacing w:after="60" w:before="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Đối Tác được nhận </w:t>
            </w:r>
            <w:r w:rsidDel="00000000" w:rsidR="00000000" w:rsidRPr="00000000">
              <w:rPr>
                <w:rFonts w:ascii="Arial" w:cs="Arial" w:eastAsia="Arial" w:hAnsi="Arial"/>
                <w:color w:val="000000"/>
                <w:highlight w:val="yellow"/>
                <w:rtl w:val="0"/>
              </w:rPr>
              <w:t xml:space="preserve">____%</w:t>
            </w:r>
            <w:r w:rsidDel="00000000" w:rsidR="00000000" w:rsidRPr="00000000">
              <w:rPr>
                <w:rFonts w:ascii="Arial" w:cs="Arial" w:eastAsia="Arial" w:hAnsi="Arial"/>
                <w:color w:val="000000"/>
                <w:rtl w:val="0"/>
              </w:rPr>
              <w:t xml:space="preserve">/giá trị của Giao Dịch Thành Công</w:t>
            </w:r>
          </w:p>
          <w:p w:rsidR="00000000" w:rsidDel="00000000" w:rsidP="00000000" w:rsidRDefault="00000000" w:rsidRPr="00000000" w14:paraId="00000027">
            <w:pPr>
              <w:spacing w:after="60" w:before="60" w:lineRule="auto"/>
              <w:jc w:val="both"/>
              <w:rPr>
                <w:rFonts w:ascii="Arial" w:cs="Arial" w:eastAsia="Arial" w:hAnsi="Arial"/>
                <w:i w:val="1"/>
                <w:color w:val="000000"/>
              </w:rPr>
            </w:pPr>
            <w:r w:rsidDel="00000000" w:rsidR="00000000" w:rsidRPr="00000000">
              <w:rPr>
                <w:rFonts w:ascii="Arial" w:cs="Arial" w:eastAsia="Arial" w:hAnsi="Arial"/>
                <w:i w:val="1"/>
                <w:color w:val="000000"/>
                <w:rtl w:val="0"/>
              </w:rPr>
              <w:t xml:space="preserve">(Thù lao đã bao gồm các loại thuế, phí, lệ phí (nếu có))</w:t>
            </w:r>
          </w:p>
        </w:tc>
      </w:tr>
      <w:tr>
        <w:trPr>
          <w:cantSplit w:val="0"/>
          <w:tblHeader w:val="0"/>
        </w:trPr>
        <w:tc>
          <w:tcPr>
            <w:vAlign w:val="center"/>
          </w:tcPr>
          <w:p w:rsidR="00000000" w:rsidDel="00000000" w:rsidP="00000000" w:rsidRDefault="00000000" w:rsidRPr="00000000" w14:paraId="00000028">
            <w:pPr>
              <w:spacing w:after="60" w:before="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Thời hạn thanh toán thù lao</w:t>
            </w:r>
          </w:p>
        </w:tc>
        <w:tc>
          <w:tcPr/>
          <w:p w:rsidR="00000000" w:rsidDel="00000000" w:rsidP="00000000" w:rsidRDefault="00000000" w:rsidRPr="00000000" w14:paraId="00000029">
            <w:pPr>
              <w:spacing w:after="60" w:before="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Hàng tuần, sau khi chốt số lượng Giao Dịch Thành Công</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100" w:line="240" w:lineRule="auto"/>
        <w:ind w:left="284"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100" w:before="100" w:line="240" w:lineRule="auto"/>
        <w:ind w:left="284" w:right="0" w:hanging="14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NỘI DUNG CHI TIẾT HỢP ĐỒNG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Thực hiện Hợp Đồng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 mục đích thực hiện Hợp Đồng này, DDDD sẽ cung cấp cho Đối Tác các công cụ, thông tin cần thiết về Sản Phẩm (nếu có) để Đối Tác thực hiện công việc theo Hợp Đồng.</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sử dụng các thông tin do DDDD cung cấp để truyền thông Sản Phẩm và giới thiệu cho Khách Hàng.</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cung cấp đầy đủ các thông tin của Khách Hàng (Họ và tên, địa chỉ, số điện thoại) và thông tin về Sản Phẩm mà Khách Hàng có nhu cầu đặt mua để DDDD tiến hành đóng gói và giao hàng trong trường hợp Khách Hàng không trực tiếp mua Sản Phẩm tại Website hoặc cửa hàng của DDDD. Trường hợp Khách Hàng tự thực hiện mua Sản Phẩm tại cửa hàng hoặc Website của DDDD thông qua sự giới thiệu của Đối Tác, Đối Tác sẽ lưu giữ các thông tin của Khách Hàng (Họ và tên, địa chỉ, số điện thoại) làm cơ sở để đối soát với dữ liệu của DDDD định kỳ hàng tuần theo quy định tại Mục 2 của Hợp Đồng nhằm xác định Giao Dịch Thành Công, Thù lao cho Đối Tác.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cam kết thực hiện Hợp Đồng này theo đúng nội dung đã thỏa thuận hoặc nội dung được điều chỉnh một cách hợp lý của DDDD tùy từng thời điểm nhằm đảm bảo việc thực hiện Dịch Vụ được hiệu quả như thiện chí ban đầu giữa Các Bên.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left" w:leader="none" w:pos="990"/>
        </w:tabs>
        <w:spacing w:after="100" w:before="100" w:line="240" w:lineRule="auto"/>
        <w:ind w:left="567"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Thanh toán Thù lao </w:t>
      </w:r>
    </w:p>
    <w:p w:rsidR="00000000" w:rsidDel="00000000" w:rsidP="00000000" w:rsidRDefault="00000000" w:rsidRPr="00000000" w14:paraId="000000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tabs>
          <w:tab w:val="left" w:leader="none" w:pos="900"/>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được hưởng Thù lao như nêu tại Mục I. Khái quát nội dung Dịch Vụ của Hợp Đồng này.</w:t>
      </w:r>
    </w:p>
    <w:p w:rsidR="00000000" w:rsidDel="00000000" w:rsidP="00000000" w:rsidRDefault="00000000" w:rsidRPr="00000000" w14:paraId="000000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tabs>
          <w:tab w:val="left" w:leader="none" w:pos="900"/>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Trừ trường hợp có sự thỏa thuận khác giữa Các Bên, Thù lao là khoản tiền duy nhất mà DDDD phải thanh toán cho Đối Tác theo Hợp Đồng này.</w:t>
      </w:r>
    </w:p>
    <w:p w:rsidR="00000000" w:rsidDel="00000000" w:rsidP="00000000" w:rsidRDefault="00000000" w:rsidRPr="00000000" w14:paraId="000000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tabs>
          <w:tab w:val="left" w:leader="none" w:pos="900"/>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Phương thức thanh toán: Tiền mặt hoặc Chuyển khoản vào Tài khoản ngân hàng của Đối Tác theo thông tin tại phần đầu Hợp Đồng. Đồng tiền thanh toán: Việt Nam Đồng.</w:t>
      </w:r>
    </w:p>
    <w:p w:rsidR="00000000" w:rsidDel="00000000" w:rsidP="00000000" w:rsidRDefault="00000000" w:rsidRPr="00000000" w14:paraId="000000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tabs>
          <w:tab w:val="left" w:leader="none" w:pos="900"/>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Thời hạn thanh toán:</w:t>
      </w:r>
    </w:p>
    <w:p w:rsidR="00000000" w:rsidDel="00000000" w:rsidP="00000000" w:rsidRDefault="00000000" w:rsidRPr="00000000" w14:paraId="000000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Định kỳ thứ Sáu hàng tuần, Đối Tác gửi DDDD danh sách Khách Hàng đã giới thiệu mà có mong muốn tự thực hiện mua Sản Phẩm trên Website hoặc cửa hàng của DDDD. Theo đó, DDDD sẽ đối chiếu với hệ thống dữ liệu để xác định Giao Dịch Thành Công và khoản Thù lao tương ứng cho Đối Tác.</w:t>
      </w:r>
    </w:p>
    <w:p w:rsidR="00000000" w:rsidDel="00000000" w:rsidP="00000000" w:rsidRDefault="00000000" w:rsidRPr="00000000" w14:paraId="000000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Trong thời hạn 24 (hai mươi bốn) giờ kể từ ngày Đối Tác gửi danh sách Khách Hàng nêu tại Mục i, DDDD sẽ gửi đối soát qua email cho Đối Tác về khoản Thù lao mà Đối Tác được nhận dựa trên thông tin Khách Hàng mà Đối Tác cung cấp sau khi đối chiếu với hệ thống/sổ sách. </w:t>
      </w:r>
    </w:p>
    <w:p w:rsidR="00000000" w:rsidDel="00000000" w:rsidP="00000000" w:rsidRDefault="00000000" w:rsidRPr="00000000" w14:paraId="000000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thống nhất về kết quả, Đối Tác xác nhận thông qua email của DDDD đề tại phần đầu Hợp Đồng trong thời hạn 02 (hai) ngày kể từ ngày nhận được email của DDDD. DDDD tiến hành thanh toán Thù lao cho Đối Tác trong thời hạn 02 (hai) ngày kể từ ngày nhận được xác nhận của Đối Tác. </w:t>
      </w:r>
    </w:p>
    <w:p w:rsidR="00000000" w:rsidDel="00000000" w:rsidP="00000000" w:rsidRDefault="00000000" w:rsidRPr="00000000" w14:paraId="000000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không thống nhất kết quả, Các Bên tách riêng phần kết quả không thống nhất để tiến hành đối soát lại. Nếu không thống nhất được trong thời hạn 02 (hai) ngày kể từ ngày đối soát lại, DDDD đưa ra kết quả cuối cùng dựa trên hệ thống theo dõi giao dịch/sổ sách của DDDD và tiến hành thanh toán.</w:t>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Bảo mật thông tin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Thông Tin Bảo Mật có nghĩa là tất cả những bí mật thương mại và những thông tin kỹ thuật và phi kỹ thuật chưa được công bố, bao gồm nhưng không giới hạn dữ liệu, bí quyết, tác phẩm, quy trình, thiết kế, mẫu, phát minh và ý tưởng, nghiên cứu và phát triển quá khứ/hiện tại/đã được lên kế hoạch, phương thức và quy trình tuyển dụng hiện tại/đã được lên kế hoạch, các phương pháp, danh sách khách hàng, yêu cầu của khách hàng hiện tại/dự đoán, bảng giá, nghiên cứu thị trường và kế hoạch kinh doanh và bất kỳ thông tin nào khác, nhưng được ghi lại;</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cam kết với DDDD rằng Đối Tác sẽ: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sử dụng hoặc tiết lộ cho bất kỳ người nào khác về Thông Tin Bảo Mật của DDDD nằm ngoài mục đích thực hiện Hợp Đồng này khi chưa có sự đồng ý bằng văn bản của DDDD; và </w:t>
      </w:r>
    </w:p>
    <w:p w:rsidR="00000000" w:rsidDel="00000000" w:rsidP="00000000" w:rsidRDefault="00000000" w:rsidRPr="00000000" w14:paraId="000000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00" w:before="100" w:line="240" w:lineRule="auto"/>
        <w:ind w:left="993" w:right="0" w:hanging="426"/>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Nỗ lực để ngăn chặn việc sử dụng hoặc tiết lộ Thông Tin Bảo Mật của DDDD.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vi phạm, Đối Tác sẽ chịu phạt một khoản tương ứng 10.000.000 VNĐ (mười triệu đồng) và bồi thường các thiệt hại thực tế theo yêu cầu của DDDD đưa ra;</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Bất kể các quy định ở trên, Các Bên đồng ý rằng thông tin sẽ không được coi là Thông Tin Bảo Mật và Đối Tác sẽ không có nghĩa vụ phải bảo mật thông tin đó, khi thông tin đó:</w:t>
      </w:r>
      <w:r w:rsidDel="00000000" w:rsidR="00000000" w:rsidRPr="00000000">
        <w:rPr>
          <w:rtl w:val="0"/>
        </w:rPr>
      </w:r>
    </w:p>
    <w:p w:rsidR="00000000" w:rsidDel="00000000" w:rsidP="00000000" w:rsidRDefault="00000000" w:rsidRPr="00000000" w14:paraId="00000041">
      <w:pPr>
        <w:numPr>
          <w:ilvl w:val="0"/>
          <w:numId w:val="23"/>
        </w:numPr>
        <w:spacing w:after="100" w:before="100" w:line="240" w:lineRule="auto"/>
        <w:ind w:left="993"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Được biết đến công khai mà không phải do hành động sai trái nào của Đối Tác; hoặc</w:t>
      </w:r>
    </w:p>
    <w:p w:rsidR="00000000" w:rsidDel="00000000" w:rsidP="00000000" w:rsidRDefault="00000000" w:rsidRPr="00000000" w14:paraId="00000042">
      <w:pPr>
        <w:numPr>
          <w:ilvl w:val="0"/>
          <w:numId w:val="23"/>
        </w:numPr>
        <w:spacing w:after="100" w:before="100" w:line="240" w:lineRule="auto"/>
        <w:ind w:left="993"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Được Đối Tác phát triển độc lập mà không tham khảo bất kỳ Thông Tin Bảo Mật nào được tiết lộ theo đây; hoặc</w:t>
      </w:r>
    </w:p>
    <w:p w:rsidR="00000000" w:rsidDel="00000000" w:rsidP="00000000" w:rsidRDefault="00000000" w:rsidRPr="00000000" w14:paraId="00000043">
      <w:pPr>
        <w:numPr>
          <w:ilvl w:val="0"/>
          <w:numId w:val="23"/>
        </w:numPr>
        <w:spacing w:after="100" w:before="100" w:line="240" w:lineRule="auto"/>
        <w:ind w:left="993"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Được chấp thuận công bố (và chỉ trong phạm vi được chấp thuận) bởi DDDD; hoặc </w:t>
      </w:r>
    </w:p>
    <w:p w:rsidR="00000000" w:rsidDel="00000000" w:rsidP="00000000" w:rsidRDefault="00000000" w:rsidRPr="00000000" w14:paraId="00000044">
      <w:pPr>
        <w:numPr>
          <w:ilvl w:val="0"/>
          <w:numId w:val="23"/>
        </w:numPr>
        <w:spacing w:after="100" w:before="100" w:line="240" w:lineRule="auto"/>
        <w:ind w:left="993"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Được tiết lộ theo yêu cầu hợp pháp của tòa án hoặc cơ quan chính phủ hoặc theo yêu cầu theo quy định pháp luật.</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900"/>
          <w:tab w:val="left" w:leader="none" w:pos="990"/>
        </w:tabs>
        <w:spacing w:after="100" w:before="100" w:line="240" w:lineRule="auto"/>
        <w:ind w:left="567"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Trách nhiệm của Các Bên</w:t>
      </w:r>
    </w:p>
    <w:p w:rsidR="00000000" w:rsidDel="00000000" w:rsidP="00000000" w:rsidRDefault="00000000" w:rsidRPr="00000000" w14:paraId="000000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tabs>
          <w:tab w:val="left" w:leader="none" w:pos="142"/>
          <w:tab w:val="left" w:leader="none" w:pos="567"/>
        </w:tabs>
        <w:spacing w:after="100" w:before="100" w:line="240" w:lineRule="auto"/>
        <w:ind w:left="284" w:right="0" w:hanging="14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Trách nhiệm của Đối Tác </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Cung cấp Dịch Vụ một cách chuyên nghiệp. Khi cung cấp Dịch Vụ, Đối Tác sẽ: (i) dành sự quan tâm hợp lý và áp dụng các kỹ năng chuyên nghiệp; (ii) hành động phù hợp với pháp luật Việt Nam và (iii) tuân thủ Chính sách bán hàng, Chính sách dịch vụ của DDDD (nếu có);</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Bảo quản các tài liệu được giao để thực hiện Dịch Vụ và phải hoàn trả đầy đủ cho DDDD sau khi hoàn thành công việc (nếu có);</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Đối Tác cam kết đảm bảo rằng Khách Hàng biết và đồng ý về việc Đối Tác sẽ cung cấp thông tin của Khách Hàng cho DDDD và miễn trừ cho DDDD nếu xảy ra bất kỳ khiếu nại, khiếu kiện nào phát sinh từ hoặc liên quan đến việc cung cấp thông tin Khách Hàng cho DDDD khi không được sự đồng ý của Khách Hàng.</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 đoan và bảo đảm rằng thông tin của Khách Hàng mà Đối Tác cung cấp cho DDDD để DDDD tiến hành giao hàng theo Mục 1.3 của Hợp Đồng là hoàn toàn chính xác. Trường hợp DDDD có lý do để cho rằng Đối Tác đã không hợp tác và việc cung cấp thông tin sai sự thật dẫn đến thiệt hại cho DDDD. Đối Tác phải chịu phạt một khoản tương ứng 100% giá trị đơn hàng và toàn bộ chi phí mà DDDD đã bỏ ra để thực hiện đơn hàng đó. </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cung cấp (dù trực tiếp hay gián tiếp) các thông tin bất lợi hoặc có ý kiến, luận điệu, nói xấu hay hành động dưới bất kỳ hình thức nào mà gây ảnh hưởng tiêu cực đến danh tiếng, uy tín, danh dự của DDDD trên các phương tiện truyền thông hoặc bên thứ ba trong thời hạn Hợp Đồng và ngay cả khi Hợp Đồng chấm dứt với bất kỳ lý do nào.</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 kết bảo mật thông tin theo quy định tại Hợp Đồng này. Điều khoản này sẽ vẫn tiếp tục có hiệu lực ngay cả khi Hợp Đồng bị chấm dứt.</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990"/>
          <w:tab w:val="left" w:leader="none" w:pos="1350"/>
          <w:tab w:val="left" w:leader="none" w:pos="1890"/>
        </w:tabs>
        <w:spacing w:after="100" w:before="100" w:line="240" w:lineRule="auto"/>
        <w:ind w:left="993"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quyền và nghĩa vụ khác theo quy định Hợp Đồng và quy định pháp luật.</w:t>
      </w:r>
    </w:p>
    <w:p w:rsidR="00000000" w:rsidDel="00000000" w:rsidP="00000000" w:rsidRDefault="00000000" w:rsidRPr="00000000" w14:paraId="000000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tabs>
          <w:tab w:val="left" w:leader="none" w:pos="567"/>
          <w:tab w:val="left" w:leader="none" w:pos="990"/>
        </w:tabs>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Trách nhiệm của DDDD</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Hỗ trợ Đối Tác trong việc thực hiện Dịch Vụ theo Hợp Đồng.</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Thanh toán đầy đủ các khoản Thù lao theo đúng thời hạn quy định tại Hợp Đồng</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Khấu trừ Thuế thu nhập cá nhân trước khi thanh toán Thù lao cho Đối Tác.</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Yêu cầu Đối Tác tuân thủ đầy đủ nghĩa vụ bảo mật thông tin theo Hợp Đồng này. Đồng thời, được quyền áp dụng các khoản phạt vi phạm và bồi thường thiệt hại khi Đối Tác vi phạm nghĩa vụ này.</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567"/>
        </w:tabs>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nghĩa vụ khác theo quy định Hợp Đồng và quy định pháp luật. </w:t>
      </w:r>
    </w:p>
    <w:p w:rsidR="00000000" w:rsidDel="00000000" w:rsidP="00000000" w:rsidRDefault="00000000" w:rsidRPr="00000000" w14:paraId="00000054">
      <w:pPr>
        <w:pStyle w:val="Heading1"/>
        <w:numPr>
          <w:ilvl w:val="0"/>
          <w:numId w:val="3"/>
        </w:numPr>
        <w:tabs>
          <w:tab w:val="left" w:leader="none" w:pos="990"/>
        </w:tabs>
        <w:spacing w:after="100" w:before="100" w:lineRule="auto"/>
        <w:ind w:left="2250" w:hanging="360"/>
        <w:rPr>
          <w:color w:val="000000"/>
        </w:rPr>
      </w:pPr>
      <w:r w:rsidDel="00000000" w:rsidR="00000000" w:rsidRPr="00000000">
        <w:rPr>
          <w:color w:val="000000"/>
          <w:rtl w:val="0"/>
        </w:rPr>
        <w:t xml:space="preserve">Chấm dứt Hợp Đồng</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có hiệu lực kể từ Ngày Hiệu Lực và sẽ chấm dứt vào ngày Hợp Đồng bị chấm dứt bởi Các Bên theo các điều khoản chấm dứt quy định tại Hợp Đồng này.  </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sẽ chấm dứt khi xảy ra các trường hợp dưới đây:</w:t>
      </w:r>
    </w:p>
    <w:p w:rsidR="00000000" w:rsidDel="00000000" w:rsidP="00000000" w:rsidRDefault="00000000" w:rsidRPr="00000000" w14:paraId="0000005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Bên đơn phương chấm dứt Hợp Đồng này với điều kiện phải thông báo cho Bên kia bằng văn bản trước ngày dự kiến chấm dứt ít nhất 30 (ba mươi) ngày.</w:t>
      </w:r>
    </w:p>
    <w:p w:rsidR="00000000" w:rsidDel="00000000" w:rsidP="00000000" w:rsidRDefault="00000000" w:rsidRPr="00000000" w14:paraId="0000005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Bên đơn phương chấm dứt Hợp Đồng khi Bên kia vi phạm bất kỳ điều khoản nào của Hợp Đồng này và không khắc phục hậu quả hoặc việc khắc phục không đạt yêu cầu trong vòng 10 (mười) ngày kể từ ngày nhận được thông báo bằng văn bản của Bên còn lại.</w:t>
      </w:r>
    </w:p>
    <w:p w:rsidR="00000000" w:rsidDel="00000000" w:rsidP="00000000" w:rsidRDefault="00000000" w:rsidRPr="00000000" w14:paraId="0000005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00" w:before="100" w:line="240" w:lineRule="auto"/>
        <w:ind w:left="993"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 thỏa thuận giữa Các Bên hoặc theo quy định của pháp luật.</w:t>
      </w:r>
    </w:p>
    <w:p w:rsidR="00000000" w:rsidDel="00000000" w:rsidP="00000000" w:rsidRDefault="00000000" w:rsidRPr="00000000" w14:paraId="0000005A">
      <w:pPr>
        <w:pStyle w:val="Heading1"/>
        <w:numPr>
          <w:ilvl w:val="0"/>
          <w:numId w:val="3"/>
        </w:numPr>
        <w:tabs>
          <w:tab w:val="left" w:leader="none" w:pos="990"/>
        </w:tabs>
        <w:spacing w:after="100" w:before="100" w:lineRule="auto"/>
        <w:ind w:left="2250" w:hanging="360"/>
        <w:rPr>
          <w:color w:val="000000"/>
        </w:rPr>
      </w:pPr>
      <w:r w:rsidDel="00000000" w:rsidR="00000000" w:rsidRPr="00000000">
        <w:rPr>
          <w:color w:val="000000"/>
          <w:rtl w:val="0"/>
        </w:rPr>
        <w:t xml:space="preserve">Điều khoản chung</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Từ Ngày Hiệu Lực, Các Bên phải thực hiện quyền và nghĩa vụ đối với nhau theo cam kết. Hợp Đồng chỉ có thể bị sửa đổi hoặc hủy bỏ theo thỏa thuận bằng văn bản giữa Các Bên.</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Trong trường hợp có bất kỳ điều khoản nào trong Hợp Đồng này bị xem là vô hiệu, bất hợp pháp hoặc không thể thực hiện được, thì những điều khoản khác của Hợp Đồng này vẫn có hiệu lực thi hành với Các Bên.</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Bên sẽ chịu trách nhiệm và miễn trừ cho Bên kia đối với mọi khiếu nại, thiệt hại, tổn thất, nghĩa vụ, chi phí, phí tổn, chi phí pháp lý hoặc bất kỳ khoản thanh toán nào dưới bất cứ hình thức nào mà Bên kia đã phải trả hoặc phải chịu phát sinh từ hoặc liên quan tới sự vi phạm của Bên đó theo Hợp Đồng này.</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chịu sự điều chỉnh duy nhất của Pháp luật Việt Nam.</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có sự mâu thuẫn trong quá trình thực hiện Hợp Đồng, Các Bên cùng thỏa thuận để giải quyết. Nếu Các Bên không thể giải quyết mâu thuẫn sau 30 (ba mươi) ngày kể từ ngày xảy ra mâu thuẫn thì một Bên có thể khởi kiện tại Tòa Án có thẩm quyền.</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Bên vi phạm Hợp Đồng được miễn trừ trách nhiệm khi việc vi phạm Hợp Đồng này do một trong các nguyên nhân sau: i) Do sự kiện bất khả kháng; ii) Hoàn toàn do lỗi của Bên kia; iii) Do thực hiện quyết định của cơ quan quản lý nhà nước có thẩm quyền mà Các Bên không thể biết được vào thời điểm giao kết Hợp Đồng. Để được miễn trừ trách nhiệm, Bên vi phạm phải ngay lập tức gửi thông báo bằng văn bản đến Bên kia từ ngày biết/phải biết về việc mình không thể thực hiện đúng Hợp Đồng và sẽ cố gắng ngăn chặn hoặc giảm đến mức tối thiểu ảnh hưởng của các nguyên nhân trên. </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00" w:before="100" w:line="240" w:lineRule="auto"/>
        <w:ind w:left="567"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được lập thành 02 (hai) bản chính bằng Tiếng Việt có giá trị pháp lý ngang nhau, mỗi Bên giữ 01 (một) bản. </w:t>
      </w:r>
    </w:p>
    <w:p w:rsidR="00000000" w:rsidDel="00000000" w:rsidP="00000000" w:rsidRDefault="00000000" w:rsidRPr="00000000" w14:paraId="00000062">
      <w:pPr>
        <w:shd w:fill="ffffff" w:val="clear"/>
        <w:spacing w:after="0" w:before="1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Các Bên cùng đọc, hiểu rõ toàn bộ nội dung của Hợp Đồng này và ký tên dưới đây.</w:t>
      </w:r>
    </w:p>
    <w:tbl>
      <w:tblPr>
        <w:tblStyle w:val="Table2"/>
        <w:tblW w:w="975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49"/>
        <w:gridCol w:w="4904"/>
        <w:tblGridChange w:id="0">
          <w:tblGrid>
            <w:gridCol w:w="4849"/>
            <w:gridCol w:w="4904"/>
          </w:tblGrid>
        </w:tblGridChange>
      </w:tblGrid>
      <w:tr>
        <w:trPr>
          <w:cantSplit w:val="0"/>
          <w:tblHeader w:val="0"/>
        </w:trPr>
        <w:tc>
          <w:tcPr/>
          <w:p w:rsidR="00000000" w:rsidDel="00000000" w:rsidP="00000000" w:rsidRDefault="00000000" w:rsidRPr="00000000" w14:paraId="00000063">
            <w:pPr>
              <w:spacing w:after="100" w:before="10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ĐẠI DIỆN DDDD</w:t>
            </w:r>
          </w:p>
          <w:p w:rsidR="00000000" w:rsidDel="00000000" w:rsidP="00000000" w:rsidRDefault="00000000" w:rsidRPr="00000000" w14:paraId="00000064">
            <w:pPr>
              <w:spacing w:after="100" w:before="100" w:lineRule="auto"/>
              <w:jc w:val="center"/>
              <w:rPr>
                <w:rFonts w:ascii="Arial" w:cs="Arial" w:eastAsia="Arial" w:hAnsi="Arial"/>
                <w:i w:val="1"/>
                <w:color w:val="000000"/>
              </w:rPr>
            </w:pPr>
            <w:r w:rsidDel="00000000" w:rsidR="00000000" w:rsidRPr="00000000">
              <w:rPr>
                <w:rFonts w:ascii="Arial" w:cs="Arial" w:eastAsia="Arial" w:hAnsi="Arial"/>
                <w:i w:val="1"/>
                <w:color w:val="000000"/>
                <w:rtl w:val="0"/>
              </w:rPr>
              <w:t xml:space="preserve">(Ký tên, đóng dấu)</w:t>
            </w:r>
          </w:p>
          <w:p w:rsidR="00000000" w:rsidDel="00000000" w:rsidP="00000000" w:rsidRDefault="00000000" w:rsidRPr="00000000" w14:paraId="00000065">
            <w:pPr>
              <w:spacing w:after="100" w:before="100" w:lineRule="auto"/>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6">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7">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8">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9">
            <w:pPr>
              <w:spacing w:after="100" w:before="10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XXXXX</w:t>
            </w:r>
          </w:p>
        </w:tc>
        <w:tc>
          <w:tcPr/>
          <w:p w:rsidR="00000000" w:rsidDel="00000000" w:rsidP="00000000" w:rsidRDefault="00000000" w:rsidRPr="00000000" w14:paraId="0000006A">
            <w:pPr>
              <w:spacing w:after="100" w:before="10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ĐỐI TÁC</w:t>
            </w:r>
          </w:p>
          <w:p w:rsidR="00000000" w:rsidDel="00000000" w:rsidP="00000000" w:rsidRDefault="00000000" w:rsidRPr="00000000" w14:paraId="0000006B">
            <w:pPr>
              <w:spacing w:after="100" w:before="100" w:lineRule="auto"/>
              <w:jc w:val="center"/>
              <w:rPr>
                <w:rFonts w:ascii="Arial" w:cs="Arial" w:eastAsia="Arial" w:hAnsi="Arial"/>
                <w:i w:val="1"/>
                <w:color w:val="000000"/>
              </w:rPr>
            </w:pPr>
            <w:r w:rsidDel="00000000" w:rsidR="00000000" w:rsidRPr="00000000">
              <w:rPr>
                <w:rFonts w:ascii="Arial" w:cs="Arial" w:eastAsia="Arial" w:hAnsi="Arial"/>
                <w:i w:val="1"/>
                <w:color w:val="000000"/>
                <w:rtl w:val="0"/>
              </w:rPr>
              <w:t xml:space="preserve"> (Ký, ghi rõ họ tên)</w:t>
            </w:r>
          </w:p>
          <w:p w:rsidR="00000000" w:rsidDel="00000000" w:rsidP="00000000" w:rsidRDefault="00000000" w:rsidRPr="00000000" w14:paraId="0000006C">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D">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E">
            <w:pPr>
              <w:spacing w:after="100"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F">
            <w:pPr>
              <w:spacing w:before="10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0">
            <w:pPr>
              <w:spacing w:after="100" w:before="10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________________</w:t>
            </w:r>
          </w:p>
        </w:tc>
      </w:tr>
    </w:tbl>
    <w:p w:rsidR="00000000" w:rsidDel="00000000" w:rsidP="00000000" w:rsidRDefault="00000000" w:rsidRPr="00000000" w14:paraId="00000071">
      <w:pPr>
        <w:spacing w:after="120" w:before="120" w:line="240" w:lineRule="auto"/>
        <w:jc w:val="both"/>
        <w:rPr>
          <w:rFonts w:ascii="Arial" w:cs="Arial" w:eastAsia="Arial" w:hAnsi="Arial"/>
          <w:color w:val="000000"/>
        </w:rPr>
      </w:pPr>
      <w:r w:rsidDel="00000000" w:rsidR="00000000" w:rsidRPr="00000000">
        <w:rPr>
          <w:rtl w:val="0"/>
        </w:rPr>
      </w:r>
    </w:p>
    <w:sectPr>
      <w:footerReference r:id="rId7" w:type="default"/>
      <w:footerReference r:id="rId8" w:type="first"/>
      <w:pgSz w:h="16839" w:w="11907" w:orient="portrait"/>
      <w:pgMar w:bottom="1134" w:top="1134" w:left="1077" w:right="1077" w:header="720" w:footer="5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upperRoman"/>
      <w:lvlText w:val="%1."/>
      <w:lvlJc w:val="left"/>
      <w:pPr>
        <w:ind w:left="720" w:hanging="360"/>
      </w:pPr>
      <w:rPr>
        <w:b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5"/>
      <w:numFmt w:val="decimal"/>
      <w:lvlText w:val="%1."/>
      <w:lvlJc w:val="left"/>
      <w:pPr>
        <w:ind w:left="22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3.%1."/>
      <w:lvlJc w:val="left"/>
      <w:pPr>
        <w:ind w:left="108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decimal"/>
      <w:lvlText w:val="3.%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5.%1."/>
      <w:lvlJc w:val="left"/>
      <w:pPr>
        <w:ind w:left="225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6.%1."/>
      <w:lvlJc w:val="left"/>
      <w:pPr>
        <w:ind w:left="22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2250" w:hanging="360"/>
      </w:pPr>
      <w:rPr/>
    </w:lvl>
    <w:lvl w:ilvl="1">
      <w:start w:val="1"/>
      <w:numFmt w:val="lowerLetter"/>
      <w:lvlText w:val="%2."/>
      <w:lvlJc w:val="left"/>
      <w:pPr>
        <w:ind w:left="2970" w:hanging="360"/>
      </w:pPr>
      <w:rPr/>
    </w:lvl>
    <w:lvl w:ilvl="2">
      <w:start w:val="1"/>
      <w:numFmt w:val="lowerRoman"/>
      <w:lvlText w:val="%3."/>
      <w:lvlJc w:val="right"/>
      <w:pPr>
        <w:ind w:left="3690" w:hanging="180"/>
      </w:pPr>
      <w:rPr/>
    </w:lvl>
    <w:lvl w:ilvl="3">
      <w:start w:val="1"/>
      <w:numFmt w:val="decimal"/>
      <w:lvlText w:val="%4."/>
      <w:lvlJc w:val="left"/>
      <w:pPr>
        <w:ind w:left="4410" w:hanging="360"/>
      </w:pPr>
      <w:rPr/>
    </w:lvl>
    <w:lvl w:ilvl="4">
      <w:start w:val="1"/>
      <w:numFmt w:val="lowerLetter"/>
      <w:lvlText w:val="%5."/>
      <w:lvlJc w:val="left"/>
      <w:pPr>
        <w:ind w:left="5130" w:hanging="360"/>
      </w:pPr>
      <w:rPr/>
    </w:lvl>
    <w:lvl w:ilvl="5">
      <w:start w:val="1"/>
      <w:numFmt w:val="lowerRoman"/>
      <w:lvlText w:val="%6."/>
      <w:lvlJc w:val="right"/>
      <w:pPr>
        <w:ind w:left="5850" w:hanging="180"/>
      </w:pPr>
      <w:rPr/>
    </w:lvl>
    <w:lvl w:ilvl="6">
      <w:start w:val="1"/>
      <w:numFmt w:val="decimal"/>
      <w:lvlText w:val="%7."/>
      <w:lvlJc w:val="left"/>
      <w:pPr>
        <w:ind w:left="6570" w:hanging="360"/>
      </w:pPr>
      <w:rPr/>
    </w:lvl>
    <w:lvl w:ilvl="7">
      <w:start w:val="1"/>
      <w:numFmt w:val="lowerLetter"/>
      <w:lvlText w:val="%8."/>
      <w:lvlJc w:val="left"/>
      <w:pPr>
        <w:ind w:left="7290" w:hanging="360"/>
      </w:pPr>
      <w:rPr/>
    </w:lvl>
    <w:lvl w:ilvl="8">
      <w:start w:val="1"/>
      <w:numFmt w:val="lowerRoman"/>
      <w:lvlText w:val="%9."/>
      <w:lvlJc w:val="right"/>
      <w:pPr>
        <w:ind w:left="8010" w:hanging="180"/>
      </w:pPr>
      <w:rPr/>
    </w:lvl>
  </w:abstractNum>
  <w:abstractNum w:abstractNumId="10">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left"/>
      <w:pPr>
        <w:ind w:left="2250" w:hanging="360"/>
      </w:pPr>
      <w:rPr/>
    </w:lvl>
    <w:lvl w:ilvl="1">
      <w:start w:val="1"/>
      <w:numFmt w:val="lowerLetter"/>
      <w:lvlText w:val="%2."/>
      <w:lvlJc w:val="left"/>
      <w:pPr>
        <w:ind w:left="2970" w:hanging="360"/>
      </w:pPr>
      <w:rPr/>
    </w:lvl>
    <w:lvl w:ilvl="2">
      <w:start w:val="1"/>
      <w:numFmt w:val="lowerRoman"/>
      <w:lvlText w:val="%3."/>
      <w:lvlJc w:val="right"/>
      <w:pPr>
        <w:ind w:left="3690" w:hanging="180"/>
      </w:pPr>
      <w:rPr/>
    </w:lvl>
    <w:lvl w:ilvl="3">
      <w:start w:val="1"/>
      <w:numFmt w:val="decimal"/>
      <w:lvlText w:val="%4."/>
      <w:lvlJc w:val="left"/>
      <w:pPr>
        <w:ind w:left="4410" w:hanging="360"/>
      </w:pPr>
      <w:rPr/>
    </w:lvl>
    <w:lvl w:ilvl="4">
      <w:start w:val="1"/>
      <w:numFmt w:val="lowerLetter"/>
      <w:lvlText w:val="%5."/>
      <w:lvlJc w:val="left"/>
      <w:pPr>
        <w:ind w:left="5130" w:hanging="360"/>
      </w:pPr>
      <w:rPr/>
    </w:lvl>
    <w:lvl w:ilvl="5">
      <w:start w:val="1"/>
      <w:numFmt w:val="lowerRoman"/>
      <w:lvlText w:val="%6."/>
      <w:lvlJc w:val="right"/>
      <w:pPr>
        <w:ind w:left="5850" w:hanging="180"/>
      </w:pPr>
      <w:rPr/>
    </w:lvl>
    <w:lvl w:ilvl="6">
      <w:start w:val="1"/>
      <w:numFmt w:val="decimal"/>
      <w:lvlText w:val="%7."/>
      <w:lvlJc w:val="left"/>
      <w:pPr>
        <w:ind w:left="6570" w:hanging="360"/>
      </w:pPr>
      <w:rPr/>
    </w:lvl>
    <w:lvl w:ilvl="7">
      <w:start w:val="1"/>
      <w:numFmt w:val="lowerLetter"/>
      <w:lvlText w:val="%8."/>
      <w:lvlJc w:val="left"/>
      <w:pPr>
        <w:ind w:left="7290" w:hanging="360"/>
      </w:pPr>
      <w:rPr/>
    </w:lvl>
    <w:lvl w:ilvl="8">
      <w:start w:val="1"/>
      <w:numFmt w:val="lowerRoman"/>
      <w:lvlText w:val="%9."/>
      <w:lvlJc w:val="right"/>
      <w:pPr>
        <w:ind w:left="8010" w:hanging="180"/>
      </w:pPr>
      <w:rPr/>
    </w:lvl>
  </w:abstractNum>
  <w:abstractNum w:abstractNumId="13">
    <w:lvl w:ilvl="0">
      <w:start w:val="1"/>
      <w:numFmt w:val="decimal"/>
      <w:lvlText w:val="5.%1."/>
      <w:lvlJc w:val="left"/>
      <w:pPr>
        <w:ind w:left="720" w:hanging="360"/>
      </w:pPr>
      <w:rPr>
        <w:b w:val="0"/>
        <w:color w:val="000000"/>
        <w:sz w:val="22"/>
        <w:szCs w:val="22"/>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left"/>
      <w:pPr>
        <w:ind w:left="720" w:hanging="360"/>
      </w:pPr>
      <w:rPr>
        <w:b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b w:val="0"/>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4.%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2"/>
      <w:numFmt w:val="decimal"/>
      <w:lvlText w:val="4.%1."/>
      <w:lvlJc w:val="left"/>
      <w:pPr>
        <w:ind w:left="22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left"/>
      <w:pPr>
        <w:ind w:left="851" w:hanging="851"/>
      </w:pPr>
      <w:rPr/>
    </w:lvl>
    <w:lvl w:ilvl="1">
      <w:start w:val="1"/>
      <w:numFmt w:val="decimal"/>
      <w:lvlText w:val="%1.%2."/>
      <w:lvlJc w:val="left"/>
      <w:pPr>
        <w:ind w:left="964" w:hanging="964"/>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3"/>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990"/>
      </w:tabs>
      <w:spacing w:after="120" w:before="120" w:line="240" w:lineRule="auto"/>
      <w:ind w:left="567" w:hanging="425"/>
      <w:jc w:val="both"/>
    </w:pPr>
    <w:rPr>
      <w:rFonts w:ascii="Arial" w:cs="Arial" w:eastAsia="Arial" w:hAnsi="Arial"/>
      <w:b w:val="1"/>
      <w:color w:val="2222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667E03"/>
    <w:pPr>
      <w:keepNext w:val="1"/>
      <w:keepLines w:val="1"/>
      <w:numPr>
        <w:numId w:val="30"/>
      </w:numPr>
      <w:tabs>
        <w:tab w:val="left" w:pos="990"/>
      </w:tabs>
      <w:spacing w:after="120" w:before="120" w:line="240" w:lineRule="auto"/>
      <w:ind w:left="567" w:hanging="425"/>
      <w:jc w:val="both"/>
      <w:outlineLvl w:val="0"/>
    </w:pPr>
    <w:rPr>
      <w:rFonts w:ascii="Arial" w:cs="Arial" w:hAnsi="Arial" w:eastAsiaTheme="majorEastAsia"/>
      <w:b w:val="1"/>
      <w:color w:val="222222"/>
      <w:lang w:val="vi-V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15A5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15A50"/>
  </w:style>
  <w:style w:type="paragraph" w:styleId="Footer">
    <w:name w:val="footer"/>
    <w:basedOn w:val="Normal"/>
    <w:link w:val="FooterChar"/>
    <w:uiPriority w:val="99"/>
    <w:unhideWhenUsed w:val="1"/>
    <w:rsid w:val="00515A5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15A50"/>
  </w:style>
  <w:style w:type="character" w:styleId="CommentReference">
    <w:name w:val="annotation reference"/>
    <w:basedOn w:val="DefaultParagraphFont"/>
    <w:uiPriority w:val="99"/>
    <w:semiHidden w:val="1"/>
    <w:unhideWhenUsed w:val="1"/>
    <w:rsid w:val="0077771B"/>
    <w:rPr>
      <w:sz w:val="16"/>
      <w:szCs w:val="16"/>
    </w:rPr>
  </w:style>
  <w:style w:type="paragraph" w:styleId="CommentText">
    <w:name w:val="annotation text"/>
    <w:basedOn w:val="Normal"/>
    <w:link w:val="CommentTextChar"/>
    <w:uiPriority w:val="99"/>
    <w:unhideWhenUsed w:val="1"/>
    <w:rsid w:val="0077771B"/>
    <w:pPr>
      <w:spacing w:after="0" w:line="240" w:lineRule="auto"/>
    </w:pPr>
    <w:rPr>
      <w:rFonts w:eastAsiaTheme="minorEastAsia"/>
      <w:sz w:val="20"/>
      <w:szCs w:val="20"/>
    </w:rPr>
  </w:style>
  <w:style w:type="character" w:styleId="CommentTextChar" w:customStyle="1">
    <w:name w:val="Comment Text Char"/>
    <w:basedOn w:val="DefaultParagraphFont"/>
    <w:link w:val="CommentText"/>
    <w:uiPriority w:val="99"/>
    <w:rsid w:val="0077771B"/>
    <w:rPr>
      <w:rFonts w:eastAsiaTheme="minorEastAsia"/>
      <w:sz w:val="20"/>
      <w:szCs w:val="20"/>
    </w:rPr>
  </w:style>
  <w:style w:type="paragraph" w:styleId="BalloonText">
    <w:name w:val="Balloon Text"/>
    <w:basedOn w:val="Normal"/>
    <w:link w:val="BalloonTextChar"/>
    <w:uiPriority w:val="99"/>
    <w:semiHidden w:val="1"/>
    <w:unhideWhenUsed w:val="1"/>
    <w:rsid w:val="0077771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7771B"/>
    <w:rPr>
      <w:rFonts w:ascii="Segoe UI" w:cs="Segoe UI" w:hAnsi="Segoe UI"/>
      <w:sz w:val="18"/>
      <w:szCs w:val="18"/>
    </w:rPr>
  </w:style>
  <w:style w:type="character" w:styleId="Heading1Char" w:customStyle="1">
    <w:name w:val="Heading 1 Char"/>
    <w:basedOn w:val="DefaultParagraphFont"/>
    <w:link w:val="Heading1"/>
    <w:uiPriority w:val="9"/>
    <w:rsid w:val="00667E03"/>
    <w:rPr>
      <w:rFonts w:ascii="Arial" w:cs="Arial" w:hAnsi="Arial" w:eastAsiaTheme="majorEastAsia"/>
      <w:b w:val="1"/>
      <w:color w:val="222222"/>
      <w:lang w:val="vi-VN"/>
    </w:rPr>
  </w:style>
  <w:style w:type="paragraph" w:styleId="ListParagraph">
    <w:name w:val="List Paragraph"/>
    <w:basedOn w:val="Normal"/>
    <w:link w:val="ListParagraphChar"/>
    <w:uiPriority w:val="34"/>
    <w:qFormat w:val="1"/>
    <w:rsid w:val="007216AB"/>
    <w:pPr>
      <w:spacing w:after="0" w:line="240" w:lineRule="auto"/>
      <w:ind w:left="720"/>
      <w:contextualSpacing w:val="1"/>
    </w:pPr>
    <w:rPr>
      <w:rFonts w:eastAsiaTheme="minorEastAsia"/>
      <w:sz w:val="24"/>
      <w:szCs w:val="24"/>
    </w:rPr>
  </w:style>
  <w:style w:type="table" w:styleId="TableGrid">
    <w:name w:val="Table Grid"/>
    <w:basedOn w:val="TableNormal"/>
    <w:uiPriority w:val="39"/>
    <w:rsid w:val="002418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Subject">
    <w:name w:val="annotation subject"/>
    <w:basedOn w:val="CommentText"/>
    <w:next w:val="CommentText"/>
    <w:link w:val="CommentSubjectChar"/>
    <w:uiPriority w:val="99"/>
    <w:semiHidden w:val="1"/>
    <w:unhideWhenUsed w:val="1"/>
    <w:rsid w:val="00524CDF"/>
    <w:pPr>
      <w:spacing w:after="160"/>
    </w:pPr>
    <w:rPr>
      <w:rFonts w:eastAsiaTheme="minorHAnsi"/>
      <w:b w:val="1"/>
      <w:bCs w:val="1"/>
    </w:rPr>
  </w:style>
  <w:style w:type="character" w:styleId="CommentSubjectChar" w:customStyle="1">
    <w:name w:val="Comment Subject Char"/>
    <w:basedOn w:val="CommentTextChar"/>
    <w:link w:val="CommentSubject"/>
    <w:uiPriority w:val="99"/>
    <w:semiHidden w:val="1"/>
    <w:rsid w:val="00524CDF"/>
    <w:rPr>
      <w:rFonts w:eastAsiaTheme="minorEastAsia"/>
      <w:b w:val="1"/>
      <w:bCs w:val="1"/>
      <w:sz w:val="20"/>
      <w:szCs w:val="20"/>
    </w:rPr>
  </w:style>
  <w:style w:type="character" w:styleId="ListParagraphChar" w:customStyle="1">
    <w:name w:val="List Paragraph Char"/>
    <w:link w:val="ListParagraph"/>
    <w:uiPriority w:val="34"/>
    <w:rsid w:val="00CE73A4"/>
    <w:rPr>
      <w:rFonts w:eastAsiaTheme="minorEastAsia"/>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0II+SY+1v2r8WjGj32NKZjzR93w==">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2020-04-18T04:39:00Z</dcterms:created>
  <dc:creator>Uyen LDC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450649433</vt:i4>
  </property>
</Properties>
</file>